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LEASE ADDENDUM</w:t>
      </w:r>
    </w:p>
    <w:p>
      <w:pPr/>
      <w:r>
        <w:rPr>
          <w:rFonts w:ascii="Noto Sans" w:hAnsi="Noto Sans"/>
        </w:rPr>
        <w:t xml:space="preserve">Monthly rent 900 EUR</w:t>
      </w:r>
    </w:p>
    <w:p>
      <w:ins w:id="1" w:author="Synthetic">
        <w:r>
          <w:t>Accepted term: twelve months</w:t>
        </w:r>
      </w:ins>
      <w:del w:id="2" w:author="Synthetic">
        <w:r>
          <w:delText>Superseded term</w:delText>
        </w:r>
      </w:del>
    </w:p>
    <w:p>
      <w:pPr/>
      <w:r>
        <w:rPr>
          <w:rFonts w:ascii="Noto Sans" w:hAnsi="Noto Sans"/>
        </w:rPr>
        <w:t xml:space="preserve">End of addendum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