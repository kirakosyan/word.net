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ins w:id="1" w:author="Fixture">
        <w:r>
          <w:t>Enterprise accepted insertion</w:t>
        </w:r>
      </w:ins>
      <w:del w:id="2" w:author="Fixture">
        <w:r>
          <w:delText>Deleted text</w:delText>
        </w:r>
      </w:del>
    </w:p>
    <w:sectPr>
      <w:pgSz w:w="11906" w:h="16838"/>
      <w:pgMar w:top="1440" w:bottom="1440" w:left="1440" w:right="1440" w:header="360" w:footer="360"/>
    </w:sectPr>
  </w:body>
</w:document>
</file>

<file path=word/_rels/document.xml.rels><Relationships xmlns='http://schemas.openxmlformats.org/package/2006/relationships'></Relationships>
</file>